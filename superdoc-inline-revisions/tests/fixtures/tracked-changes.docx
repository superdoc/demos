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 xml:space="preserve">This Mutual N</w:t>
      </w:r>
      <w:sdt>
        <w:sdtPr>
          <w:id w:val="560443446"/>
          <w:alias w:val="Anchored metadata"/>
          <w:tag w:val="demo-finding-52401a5f-123f-43d6-959c-fe9e1550d6be"/>
          <w15:appearance w15:val="hidden"/>
          <w:text/>
        </w:sdtPr>
        <w:sdtContent>
          <w:r>
            <w:t>on-Disclosure Agreem</w:t>
          </w:r>
        </w:sdtContent>
      </w:sdt>
      <w:r>
        <w:t>ent (the "Agreement") is entered into as of January 15, 2025 (the "Effective Date"), by and between:</w:t>
      </w:r>
    </w:p>
    <w:p w14:paraId="5E6D57A5" w14:textId="1B773329" w:rsidR="00A47B7D" w:rsidRDefault="00A910F3">
      <w:r>
        <w:t>Amazing</w:t>
      </w:r>
      <w:r>
        <w:t xml:space="preserve"> Corp, a corporation or</w:t>
      </w:r>
      <w:sdt>
        <w:sdtPr>
          <w:id w:val="1019590873"/>
          <w:alias w:val="Anchored metadata"/>
          <w:tag w:val="demo-finding-5e85d667-f45f-483e-b0ba-b417153a563b"/>
          <w15:appearance w15:val="hidden"/>
          <w:text/>
        </w:sdtPr>
        <w:sdtContent>
          <w:r>
            <w:t>ganized under the l</w:t>
          </w:r>
        </w:sdtContent>
      </w:sdt>
      <w:r>
        <w:t>aws of the State of Delaware, with its principal office at 200 Tech Boulevard, Suite 400, San Jose, CA 95110 (the "Disclosing Party"), contact: legal@</w:t>
      </w:r>
      <w:r>
        <w:t>amazing</w:t>
      </w:r>
      <w:r w:rsidR="00000000">
        <w:t>.com</w:t>
      </w:r>
    </w:p>
    <w:p w14:paraId="23C84842" w14:textId="77777777" w:rsidR="00A47B7D" w:rsidRDefault="00000000">
      <w:del w:id="900" w:author="Toolbar test" w:date="2026-01-01T00:00:00Z">
        <w:r>
          <w:delText>before review</w:delText>
        </w:r>
      </w:del>
      <w:ins w:id="901" w:author="Toolbar test" w:date="2026-01-01T00:00:00Z">
        <w:r>
          <w:t>after review</w:t>
        </w:r>
      </w:ins>
    </w:p>
    <w:p w14:paraId="5588D45B" w14:textId="37740C87" w:rsidR="00A47B7D" w:rsidRDefault="0016576B">
      <w:proofErr w:type="spellStart"/>
      <w:r>
        <w:t>TechCraft</w:t>
      </w:r>
      <w:proofErr w:type="spellEnd"/>
      <w:r w:rsidR="00000000">
        <w:t xml:space="preserve"> LLC, a limited liability comp</w:t>
      </w:r>
    </w:p>
    <w:p w14:paraId="74D085FE" w14:textId="37740C87" w:rsidR="00A47B7D" w:rsidRDefault="0016576B">
      <w:r w:rsidR="00000000">
        <w:t>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w:t>
      </w:r>
      <w:sdt>
        <w:sdtPr>
          <w:id w:val="695390746"/>
          <w:alias w:val="Anchored metadata"/>
          <w:tag w:val="demo-finding-6c05ce79-19e5-4e68-b221-2a296e0bfa96"/>
          <w15:appearance w15:val="hidden"/>
          <w:text/>
        </w:sdtPr>
        <w:sdtContent>
          <w:r>
            <w:t>ial Information" means any</w:t>
          </w:r>
        </w:sdtContent>
      </w:sdt>
      <w:r>
        <w:t xml:space="preserve">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sdt>
        <w:sdtPr>
          <w:id w:val="715542953"/>
          <w:alias w:val="Anchored metadata"/>
          <w:tag w:val="demo-finding-c57f8f8b-602a-4194-a5c2-5f942d9e4d69"/>
          <w15:appearance w15:val="hidden"/>
          <w:text/>
        </w:sdtPr>
        <w:sdtContent>
          <w:r>
            <w:t>Maintain the confidentiality of all Confidential Information using the same degree of care as it uses for its own confidential information, but no less than reasonable care.</w:t>
          </w:r>
        </w:sdtContent>
      </w:sdt>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 xml:space="preserve">Eac</w:t>
      </w:r>
      <w:sdt>
        <w:sdtPr>
          <w:id w:val="26670585"/>
          <w:alias w:val="Anchored metadata"/>
          <w:tag w:val="demo-finding-53b868e2-057d-40c0-9c5f-fe3925897d6c"/>
          <w15:appearance w15:val="hidden"/>
          <w:text/>
        </w:sdtPr>
        <w:sdtContent>
          <w:r>
            <w:t>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w:t>
          </w:r>
        </w:sdtContent>
      </w:sdt>
      <w:r>
        <w:t>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sdt>
        <w:sdtPr>
          <w:id w:val="1786192645"/>
          <w:alias w:val="Anchored metadata"/>
          <w:tag w:val="demo-finding-c3b7f4c2-e661-4a6b-b826-b275400b02ff"/>
          <w15:appearance w15:val="hidden"/>
          <w:text/>
        </w:sdtPr>
        <w:sdtContent>
          <w:r>
            <w:t>This Agreement constitutes the entire agreement between the Parties with respect to the subject matter hereof and supersede prior or contemporaneous agreements, whether written or oral. No amendment to this Agreement shall be effective unless made in writing and signed by both Parties.</w:t>
          </w:r>
        </w:sdtContent>
      </w:sdt>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refs xmlns="urn:superdoc:react-demo:findings">
  <ref id="demo-finding-52401a5f-123f-43d6-959c-fe9e1550d6be" encoding="json">{"kind":"manual-test","label":"React demo selection","createdAt":"2026-08-17T17:39:18.005Z"}</ref>
  <ref id="demo-finding-5e85d667-f45f-483e-b0ba-b417153a563b" encoding="json">{"kind":"manual-test","label":"React demo selection","createdAt":"2026-08-17T17:41:03.362Z"}</ref>
  <ref id="demo-finding-6c05ce79-19e5-4e68-b221-2a296e0bfa96" encoding="json">{"kind":"manual-test","label":"React demo selection","createdAt":"2026-08-17T17:41:22.554Z"}</ref>
  <ref id="demo-finding-c57f8f8b-602a-4194-a5c2-5f942d9e4d69" encoding="json">{"kind":"manual-test","label":"React demo selection","createdAt":"2026-08-17T17:45:27.033Z"}</ref>
  <ref id="demo-finding-53b868e2-057d-40c0-9c5f-fe3925897d6c" encoding="json">{"kind":"manual-test","label":"React demo selection","createdAt":"2026-08-17T17:45:48.996Z"}</ref>
  <ref id="demo-finding-c3b7f4c2-e661-4a6b-b826-b275400b02ff" encoding="json">{"kind":"manual-test","label":"React demo selection","createdAt":"2026-08-17T17:45:55.825Z"}</ref>
</refs>
</file>

<file path=customXml/itemProps1.xml><?xml version="1.0" encoding="utf-8"?>
<ds:datastoreItem xmlns:ds="http://schemas.openxmlformats.org/officeDocument/2006/customXml" ds:itemID="{CD44BF95-29D8-2195-B5E3-2AF1C60111B3}"/>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SuperDoc</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1</cp:revision>
  <dcterms:created xsi:type="dcterms:W3CDTF">2025-01-15T00:00:00Z</dcterms:created>
  <dcterms:modified xsi:type="dcterms:W3CDTF">2025-01-15T00:00:00Z</dcterms:modified>
  <cp:category/>
</cp:coreProperties>
</file>